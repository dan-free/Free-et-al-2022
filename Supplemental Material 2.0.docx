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7E" w:rsidRDefault="00C3701B" w:rsidP="00C3701B">
      <w:pPr>
        <w:pStyle w:val="Title"/>
        <w:jc w:val="center"/>
      </w:pPr>
      <w:r>
        <w:t>Supplemental Material</w:t>
      </w:r>
    </w:p>
    <w:p w:rsidR="00C3701B" w:rsidRDefault="00C3701B" w:rsidP="00C3701B"/>
    <w:p w:rsidR="00C3701B" w:rsidRDefault="00C3701B" w:rsidP="00C3701B">
      <w:pPr>
        <w:keepNext/>
      </w:pPr>
      <w:del w:id="0" w:author="Daniel Free" w:date="2022-08-10T10:37:00Z">
        <w:r w:rsidRPr="00C3701B" w:rsidDel="009C2CF4">
          <w:rPr>
            <w:noProof/>
          </w:rPr>
          <w:lastRenderedPageBreak/>
          <w:drawing>
            <wp:inline distT="0" distB="0" distL="0" distR="0" wp14:anchorId="327DE41F" wp14:editId="22A55906">
              <wp:extent cx="5943600" cy="646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465570"/>
                      </a:xfrm>
                      <a:prstGeom prst="rect">
                        <a:avLst/>
                      </a:prstGeom>
                    </pic:spPr>
                  </pic:pic>
                </a:graphicData>
              </a:graphic>
            </wp:inline>
          </w:drawing>
        </w:r>
      </w:del>
      <w:bookmarkStart w:id="1" w:name="_GoBack"/>
      <w:ins w:id="2" w:author="Daniel Free" w:date="2022-08-10T10:37:00Z">
        <w:r w:rsidR="009C2CF4">
          <w:rPr>
            <w:noProof/>
          </w:rPr>
          <w:lastRenderedPageBreak/>
          <w:drawing>
            <wp:inline distT="0" distB="0" distL="0" distR="0">
              <wp:extent cx="5690616" cy="635203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e1_raw_kinematics.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90616" cy="6352032"/>
                      </a:xfrm>
                      <a:prstGeom prst="rect">
                        <a:avLst/>
                      </a:prstGeom>
                    </pic:spPr>
                  </pic:pic>
                </a:graphicData>
              </a:graphic>
            </wp:inline>
          </w:drawing>
        </w:r>
      </w:ins>
      <w:bookmarkEnd w:id="1"/>
    </w:p>
    <w:p w:rsidR="00C3701B" w:rsidRDefault="00C3701B" w:rsidP="00C3701B">
      <w:pPr>
        <w:pStyle w:val="Caption"/>
      </w:pPr>
      <w:r>
        <w:t xml:space="preserve">Figure </w:t>
      </w:r>
      <w:r w:rsidR="009C2CF4">
        <w:fldChar w:fldCharType="begin"/>
      </w:r>
      <w:r w:rsidR="009C2CF4">
        <w:instrText xml:space="preserve"> SEQ Figure \* ARABIC </w:instrText>
      </w:r>
      <w:r w:rsidR="009C2CF4">
        <w:fldChar w:fldCharType="separate"/>
      </w:r>
      <w:r w:rsidR="00EB1A2D">
        <w:rPr>
          <w:noProof/>
        </w:rPr>
        <w:t>1</w:t>
      </w:r>
      <w:r w:rsidR="009C2CF4">
        <w:rPr>
          <w:noProof/>
        </w:rPr>
        <w:fldChar w:fldCharType="end"/>
      </w:r>
      <w:r>
        <w:t xml:space="preserve">: </w:t>
      </w:r>
      <w:r w:rsidRPr="00801DBA">
        <w:t xml:space="preserve">Hand motion normal to the </w:t>
      </w:r>
      <w:r w:rsidR="00DC4590">
        <w:t xml:space="preserve">indicated </w:t>
      </w:r>
      <w:r w:rsidRPr="00801DBA">
        <w:t xml:space="preserve">plane during </w:t>
      </w:r>
      <w:r w:rsidR="00DC4590">
        <w:t>the</w:t>
      </w:r>
      <w:r w:rsidRPr="00801DBA">
        <w:t xml:space="preserve"> postural</w:t>
      </w:r>
      <w:r w:rsidR="00DC4590">
        <w:t xml:space="preserve"> </w:t>
      </w:r>
      <w:r w:rsidRPr="00801DBA">
        <w:t>and kinetic task</w:t>
      </w:r>
      <w:r w:rsidR="00DC4590">
        <w:t>s shown in Figure 2 in the manuscript</w:t>
      </w:r>
      <w:r w:rsidRPr="00801DBA">
        <w:t>, recorded from a patie</w:t>
      </w:r>
      <w:r>
        <w:t xml:space="preserve">nt with severe tremor. </w:t>
      </w:r>
      <w:r w:rsidR="00DC4590">
        <w:t>Tremor is especially visible in each direction in the postural task, and normal to the frontal plane in the kinetic task. Also visible in the kinetic task are the large, voluntary back-and-forth movements of the hand.</w:t>
      </w:r>
    </w:p>
    <w:p w:rsidR="00EB1A2D" w:rsidRDefault="00EB1A2D" w:rsidP="00EB1A2D">
      <w:pPr>
        <w:keepNext/>
      </w:pPr>
      <w:r>
        <w:rPr>
          <w:noProof/>
        </w:rPr>
        <w:lastRenderedPageBreak/>
        <w:drawing>
          <wp:inline distT="0" distB="0" distL="0" distR="0" wp14:anchorId="708F8B93" wp14:editId="4DEA6C61">
            <wp:extent cx="5943600" cy="7422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1_all_anova_JN_v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422515"/>
                    </a:xfrm>
                    <a:prstGeom prst="rect">
                      <a:avLst/>
                    </a:prstGeom>
                  </pic:spPr>
                </pic:pic>
              </a:graphicData>
            </a:graphic>
          </wp:inline>
        </w:drawing>
      </w:r>
    </w:p>
    <w:p w:rsidR="00EB1A2D" w:rsidRPr="00EB1A2D" w:rsidRDefault="00EB1A2D" w:rsidP="00EB1A2D">
      <w:pPr>
        <w:pStyle w:val="Caption"/>
      </w:pPr>
      <w:r>
        <w:t xml:space="preserve">Figure </w:t>
      </w:r>
      <w:r w:rsidR="009C2CF4">
        <w:fldChar w:fldCharType="begin"/>
      </w:r>
      <w:r w:rsidR="009C2CF4">
        <w:instrText xml:space="preserve"> SEQ Figure \* ARABIC </w:instrText>
      </w:r>
      <w:r w:rsidR="009C2CF4">
        <w:fldChar w:fldCharType="separate"/>
      </w:r>
      <w:r>
        <w:rPr>
          <w:noProof/>
        </w:rPr>
        <w:t>2</w:t>
      </w:r>
      <w:r w:rsidR="009C2CF4">
        <w:rPr>
          <w:noProof/>
        </w:rPr>
        <w:fldChar w:fldCharType="end"/>
      </w:r>
      <w:r>
        <w:t>:</w:t>
      </w:r>
      <w:r w:rsidRPr="00767A16">
        <w:rPr>
          <w:rFonts w:eastAsiaTheme="minorEastAsia"/>
          <w:i w:val="0"/>
          <w:iCs w:val="0"/>
        </w:rPr>
        <w:t xml:space="preserve"> </w:t>
      </w:r>
      <w:r w:rsidRPr="00EB1A2D">
        <w:t xml:space="preserve">Maximum coherence in the tremor band vs. muscle pair, averaged across all trials (A) or separated by task (B), target (C), repetition (D), sex (E), and severity level (F). Plots of maximum coherence separated by disease duration and age of onset were similar to E and F except with fewer significant differences (not shown). The ordering of muscle pairs is the same for each subplot: muscle pairs are grouped from proximal to distal (all pairs involving PEC, then all pairs involving AD, etc. See caption of </w:t>
      </w:r>
      <w:r w:rsidRPr="00EB1A2D">
        <w:lastRenderedPageBreak/>
        <w:t>Figure 3</w:t>
      </w:r>
      <w:r w:rsidR="004C58BB">
        <w:t xml:space="preserve"> in the manuscript</w:t>
      </w:r>
      <w:r w:rsidRPr="00EB1A2D">
        <w:t xml:space="preserve"> for definitions of abbreviations). For example, the first grid line is the PEC with the AD, the second is the PEC with the LD, the last is the ECR with the ECU. Markers and lines indicate mean ± 1 standard error, and asterisks indicate significant differences within a muscle pair.</w:t>
      </w:r>
    </w:p>
    <w:sectPr w:rsidR="00EB1A2D" w:rsidRPr="00EB1A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Free">
    <w15:presenceInfo w15:providerId="Windows Live" w15:userId="c4b8e87a4d765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01B"/>
    <w:rsid w:val="003527AC"/>
    <w:rsid w:val="0044405D"/>
    <w:rsid w:val="004C58BB"/>
    <w:rsid w:val="006F01C2"/>
    <w:rsid w:val="009756D7"/>
    <w:rsid w:val="009C2CF4"/>
    <w:rsid w:val="00C3701B"/>
    <w:rsid w:val="00DC4590"/>
    <w:rsid w:val="00EB1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940555-54E4-4D6D-BE7D-605416AF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0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01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370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tiff"/><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Free</dc:creator>
  <cp:keywords/>
  <dc:description/>
  <cp:lastModifiedBy>Daniel Free</cp:lastModifiedBy>
  <cp:revision>4</cp:revision>
  <dcterms:created xsi:type="dcterms:W3CDTF">2022-08-09T18:07:00Z</dcterms:created>
  <dcterms:modified xsi:type="dcterms:W3CDTF">2022-08-10T16:37:00Z</dcterms:modified>
</cp:coreProperties>
</file>